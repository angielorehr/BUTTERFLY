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ins w:author="ANGIE LORENA HERNANDEZ RINCON" w:id="0" w:date="2017-04-21T08:16:26Z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ANGIE LORENA HERNANDEZ RINCON" w:id="0" w:date="2017-04-21T08:16:2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>
      <w:pPr>
        <w:pBdr/>
        <w:contextualSpacing w:val="0"/>
        <w:rPr>
          <w:ins w:author="ANGIE LORENA HERNANDEZ RINCON" w:id="0" w:date="2017-04-21T08:16:26Z"/>
        </w:rPr>
      </w:pPr>
      <w:ins w:author="ANGIE LORENA HERNANDEZ RINCON" w:id="0" w:date="2017-04-21T08:16:2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>
      <w:pPr>
        <w:pBdr/>
        <w:contextualSpacing w:val="0"/>
        <w:rPr>
          <w:ins w:author="ANGIE LORENA HERNANDEZ RINCON" w:id="0" w:date="2017-04-21T08:16:26Z"/>
        </w:rPr>
      </w:pPr>
      <w:ins w:author="ANGIE LORENA HERNANDEZ RINCON" w:id="0" w:date="2017-04-21T08:16:26Z">
        <w:r w:rsidDel="00000000" w:rsidR="00000000" w:rsidRPr="00000000">
          <w:drawing>
            <wp:inline distB="114300" distT="114300" distL="114300" distR="114300">
              <wp:extent cx="3309938" cy="5121549"/>
              <wp:effectExtent b="0" l="0" r="0" t="0"/>
              <wp:docPr id="5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6"/>
                      <a:srcRect b="0" l="59634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09938" cy="512154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>
      <w:pPr>
        <w:pBdr/>
        <w:contextualSpacing w:val="0"/>
        <w:rPr>
          <w:ins w:author="ANGIE LORENA HERNANDEZ RINCON" w:id="0" w:date="2017-04-21T08:16:26Z"/>
        </w:rPr>
      </w:pPr>
      <w:ins w:author="ANGIE LORENA HERNANDEZ RINCON" w:id="0" w:date="2017-04-21T08:16:26Z">
        <w:r w:rsidDel="00000000" w:rsidR="00000000" w:rsidRPr="00000000">
          <w:drawing>
            <wp:inline distB="114300" distT="114300" distL="114300" distR="114300">
              <wp:extent cx="4995483" cy="2205038"/>
              <wp:effectExtent b="0" l="0" r="0" t="0"/>
              <wp:docPr id="4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7"/>
                      <a:srcRect b="35483" l="57475" r="0" t="341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95483" cy="22050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>
      <w:pPr>
        <w:pBdr/>
        <w:contextualSpacing w:val="0"/>
        <w:rPr>
          <w:ins w:author="ANGIE LORENA HERNANDEZ RINCON" w:id="0" w:date="2017-04-21T08:16:26Z"/>
        </w:rPr>
      </w:pPr>
      <w:ins w:author="ANGIE LORENA HERNANDEZ RINCON" w:id="0" w:date="2017-04-21T08:16:26Z">
        <w:r w:rsidDel="00000000" w:rsidR="00000000" w:rsidRPr="00000000">
          <w:rPr>
            <w:rtl w:val="0"/>
            <w:rPrChange w:author="ANGIE LORENA HERNANDEZ RINCON" w:id="1" w:date="2017-04-21T08:16:26Z">
              <w:rPr/>
            </w:rPrChange>
          </w:rPr>
          <w:t xml:space="preserve">código</w:t>
        </w:r>
        <w:r w:rsidDel="00000000" w:rsidR="00000000" w:rsidRPr="00000000">
          <w:rPr>
            <w:rtl w:val="0"/>
          </w:rPr>
          <w:t xml:space="preserve"> correspondiente al señalar la </w:t>
        </w:r>
        <w:r w:rsidDel="00000000" w:rsidR="00000000" w:rsidRPr="00000000">
          <w:rPr>
            <w:rtl w:val="0"/>
            <w:rPrChange w:author="ANGIE LORENA HERNANDEZ RINCON" w:id="1" w:date="2017-04-21T08:16:26Z">
              <w:rPr/>
            </w:rPrChange>
          </w:rPr>
          <w:t xml:space="preserve">dirección</w:t>
        </w:r>
        <w:r w:rsidDel="00000000" w:rsidR="00000000" w:rsidRPr="00000000">
          <w:rPr>
            <w:rtl w:val="0"/>
          </w:rPr>
          <w:t xml:space="preserve"> que el usuario ingresa</w:t>
        </w:r>
      </w:ins>
    </w:p>
    <w:p w:rsidR="00000000" w:rsidDel="00000000" w:rsidP="00000000" w:rsidRDefault="00000000" w:rsidRPr="00000000">
      <w:pPr>
        <w:pBdr/>
        <w:contextualSpacing w:val="0"/>
        <w:rPr>
          <w:ins w:author="ANGIE LORENA HERNANDEZ RINCON" w:id="0" w:date="2017-04-21T08:16:26Z"/>
        </w:rPr>
      </w:pPr>
      <w:ins w:author="ANGIE LORENA HERNANDEZ RINCON" w:id="0" w:date="2017-04-21T08:16:26Z">
        <w:r w:rsidDel="00000000" w:rsidR="00000000" w:rsidRPr="00000000">
          <w:drawing>
            <wp:inline distB="114300" distT="114300" distL="114300" distR="114300">
              <wp:extent cx="5071077" cy="671513"/>
              <wp:effectExtent b="0" l="0" r="0" t="0"/>
              <wp:docPr id="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8"/>
                      <a:srcRect b="62765" l="59468" r="0" t="287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71077" cy="67151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>
      <w:pPr>
        <w:pBdr/>
        <w:contextualSpacing w:val="0"/>
        <w:rPr>
          <w:ins w:author="ANGIE LORENA HERNANDEZ RINCON" w:id="0" w:date="2017-04-21T08:16:26Z"/>
        </w:rPr>
      </w:pPr>
      <w:ins w:author="ANGIE LORENA HERNANDEZ RINCON" w:id="0" w:date="2017-04-21T08:16:26Z">
        <w:r w:rsidDel="00000000" w:rsidR="00000000" w:rsidRPr="00000000">
          <w:rPr>
            <w:rtl w:val="0"/>
          </w:rPr>
          <w:t xml:space="preserve">direccion de inicio de ruta</w:t>
        </w:r>
      </w:ins>
    </w:p>
    <w:p w:rsidR="00000000" w:rsidDel="00000000" w:rsidP="00000000" w:rsidRDefault="00000000" w:rsidRPr="00000000">
      <w:pPr>
        <w:pBdr/>
        <w:contextualSpacing w:val="0"/>
        <w:rPr>
          <w:ins w:author="ANGIE LORENA HERNANDEZ RINCON" w:id="0" w:date="2017-04-21T08:16:26Z"/>
        </w:rPr>
      </w:pPr>
      <w:ins w:author="ANGIE LORENA HERNANDEZ RINCON" w:id="0" w:date="2017-04-21T08:16:26Z">
        <w:r w:rsidDel="00000000" w:rsidR="00000000" w:rsidRPr="00000000">
          <w:drawing>
            <wp:inline distB="114300" distT="114300" distL="114300" distR="114300">
              <wp:extent cx="4928448" cy="1157288"/>
              <wp:effectExtent b="0" l="0" r="0" t="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9"/>
                      <a:srcRect b="57712" l="58970" r="0" t="268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28448" cy="115728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>
      <w:pPr>
        <w:pBdr/>
        <w:contextualSpacing w:val="0"/>
        <w:rPr>
          <w:ins w:author="ANGIE LORENA HERNANDEZ RINCON" w:id="0" w:date="2017-04-21T08:16:26Z"/>
        </w:rPr>
      </w:pPr>
      <w:ins w:author="ANGIE LORENA HERNANDEZ RINCON" w:id="0" w:date="2017-04-21T08:16:26Z">
        <w:r w:rsidDel="00000000" w:rsidR="00000000" w:rsidRPr="00000000">
          <w:rPr>
            <w:rtl w:val="0"/>
            <w:rPrChange w:author="ANGIE LORENA HERNANDEZ RINCON" w:id="1" w:date="2017-04-21T08:16:26Z">
              <w:rPr/>
            </w:rPrChange>
          </w:rPr>
          <w:t xml:space="preserve">dirección</w:t>
        </w:r>
        <w:r w:rsidDel="00000000" w:rsidR="00000000" w:rsidRPr="00000000">
          <w:rPr>
            <w:rtl w:val="0"/>
          </w:rPr>
          <w:t xml:space="preserve"> del destino </w:t>
        </w:r>
      </w:ins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5" Type="http://schemas.openxmlformats.org/officeDocument/2006/relationships/image" Target="media/image7.png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